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6F9FF" w14:textId="2BBCF3D0" w:rsidR="0051184F" w:rsidRDefault="00E73B14"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hidden="0" allowOverlap="1" wp14:anchorId="6BEA538D" wp14:editId="17944A14">
                <wp:simplePos x="0" y="0"/>
                <wp:positionH relativeFrom="page">
                  <wp:posOffset>428625</wp:posOffset>
                </wp:positionH>
                <wp:positionV relativeFrom="margin">
                  <wp:posOffset>-1170304</wp:posOffset>
                </wp:positionV>
                <wp:extent cx="228600" cy="10403359"/>
                <wp:effectExtent l="0" t="0" r="0" b="0"/>
                <wp:wrapNone/>
                <wp:docPr id="1728545881" name="Group 1728545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10403359"/>
                          <a:chOff x="5231700" y="0"/>
                          <a:chExt cx="228600" cy="7560000"/>
                        </a:xfrm>
                      </wpg:grpSpPr>
                      <wpg:grpSp>
                        <wpg:cNvPr id="150243782" name="Group 150243782"/>
                        <wpg:cNvGrpSpPr/>
                        <wpg:grpSpPr>
                          <a:xfrm>
                            <a:off x="5231700" y="0"/>
                            <a:ext cx="228600" cy="7560000"/>
                            <a:chOff x="0" y="0"/>
                            <a:chExt cx="228600" cy="9144000"/>
                          </a:xfrm>
                        </wpg:grpSpPr>
                        <wps:wsp>
                          <wps:cNvPr id="1022607563" name="Rectangle 1022607563"/>
                          <wps:cNvSpPr/>
                          <wps:spPr>
                            <a:xfrm>
                              <a:off x="0" y="0"/>
                              <a:ext cx="228600" cy="914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DD614A" w14:textId="77777777" w:rsidR="0051184F" w:rsidRDefault="0051184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5180660" name="Rectangle 645180660"/>
                          <wps:cNvSpPr/>
                          <wps:spPr>
                            <a:xfrm>
                              <a:off x="0" y="0"/>
                              <a:ext cx="228600" cy="878205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5B83197" w14:textId="77777777" w:rsidR="0051184F" w:rsidRDefault="0051184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0658735" name="Rectangle 300658735"/>
                          <wps:cNvSpPr/>
                          <wps:spPr>
                            <a:xfrm>
                              <a:off x="0" y="8915400"/>
                              <a:ext cx="228600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5A72B8" w14:textId="77777777" w:rsidR="0051184F" w:rsidRDefault="0051184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EA538D" id="Group 1728545881" o:spid="_x0000_s1026" style="position:absolute;margin-left:33.75pt;margin-top:-92.15pt;width:18pt;height:819.15pt;z-index:251656704;mso-position-horizontal-relative:page;mso-position-vertical-relative:margin" coordorigin="52317" coordsize="228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">
                <v:group id="Group 150243782" o:spid="_x0000_s1027" style="position:absolute;left:52317;width:2286;height:75600" coordsize="2286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">
                  <v:rect id="Rectangle 1022607563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41DD614A" w14:textId="77777777" w:rsidR="0051184F" w:rsidRDefault="0051184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645180660" o:spid="_x0000_s1029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" fillcolor="#e97132 [3205]" stroked="f">
                    <v:textbox inset="2.53958mm,2.53958mm,2.53958mm,2.53958mm">
                      <w:txbxContent>
                        <w:p w14:paraId="05B83197" w14:textId="77777777" w:rsidR="0051184F" w:rsidRDefault="0051184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300658735" o:spid="_x0000_s1030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" fillcolor="#156082 [3204]" stroked="f">
                    <v:textbox inset="2.53958mm,2.53958mm,2.53958mm,2.53958mm">
                      <w:txbxContent>
                        <w:p w14:paraId="405A72B8" w14:textId="77777777" w:rsidR="0051184F" w:rsidRDefault="0051184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752" behindDoc="0" locked="0" layoutInCell="1" hidden="0" allowOverlap="1" wp14:anchorId="2EEA8C80" wp14:editId="771CDCEB">
            <wp:simplePos x="0" y="0"/>
            <wp:positionH relativeFrom="margin">
              <wp:posOffset>4174490</wp:posOffset>
            </wp:positionH>
            <wp:positionV relativeFrom="margin">
              <wp:posOffset>-276224</wp:posOffset>
            </wp:positionV>
            <wp:extent cx="2206625" cy="762000"/>
            <wp:effectExtent l="0" t="0" r="0" b="0"/>
            <wp:wrapSquare wrapText="bothSides" distT="0" distB="0" distL="114300" distR="114300"/>
            <wp:docPr id="1728545883" name="image1.png" descr="A logo for college computing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for college computing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11A073" w14:textId="77777777" w:rsidR="0051184F" w:rsidRPr="005E223A" w:rsidRDefault="00E73B14">
      <w:pPr>
        <w:rPr>
          <w:b/>
          <w:color w:val="156082"/>
          <w:sz w:val="36"/>
          <w:szCs w:val="36"/>
        </w:rPr>
      </w:pPr>
      <w:r w:rsidRPr="005E223A">
        <w:rPr>
          <w:b/>
          <w:color w:val="156082"/>
          <w:sz w:val="36"/>
          <w:szCs w:val="36"/>
        </w:rPr>
        <w:t>Assessment Cover Page</w:t>
      </w:r>
    </w:p>
    <w:tbl>
      <w:tblPr>
        <w:tblStyle w:val="Tablaconcuadrcula"/>
        <w:tblW w:w="90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00" w:firstRow="0" w:lastRow="0" w:firstColumn="0" w:lastColumn="0" w:noHBand="0" w:noVBand="1"/>
        <w:tblPrChange w:id="0" w:author="Sandy Navarro" w:date="2026-10-04T22:16:00Z" w16du:dateUtc="2026-10-04T21:16:00Z">
          <w:tblPr>
            <w:tblW w:w="9015" w:type="dxa"/>
            <w:tblBorders>
              <w:insideH w:val="nil"/>
              <w:insideV w:val="nil"/>
            </w:tblBorders>
            <w:tblLayout w:type="fixed"/>
            <w:tblLook w:val="0400" w:firstRow="0" w:lastRow="0" w:firstColumn="0" w:lastColumn="0" w:noHBand="0" w:noVBand="1"/>
          </w:tblPr>
        </w:tblPrChange>
      </w:tblPr>
      <w:tblGrid>
        <w:gridCol w:w="3256"/>
        <w:gridCol w:w="1842"/>
        <w:gridCol w:w="3917"/>
        <w:tblGridChange w:id="1">
          <w:tblGrid>
            <w:gridCol w:w="3256"/>
            <w:gridCol w:w="1842"/>
            <w:gridCol w:w="3917"/>
          </w:tblGrid>
        </w:tblGridChange>
      </w:tblGrid>
      <w:tr w:rsidR="0024408F" w:rsidRPr="005E223A" w14:paraId="465F2D17" w14:textId="77777777" w:rsidTr="005E223A">
        <w:tc>
          <w:tcPr>
            <w:tcW w:w="5098" w:type="dxa"/>
            <w:gridSpan w:val="2"/>
            <w:hideMark/>
            <w:tcPrChange w:id="2" w:author="Sandy Navarro" w:date="2026-10-04T22:16:00Z" w16du:dateUtc="2026-10-04T21:16:00Z">
              <w:tcPr>
                <w:tcW w:w="325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34819B3A" w14:textId="77777777" w:rsidR="00E50787" w:rsidRPr="005E223A" w:rsidRDefault="0024408F">
            <w:pPr>
              <w:spacing w:line="480" w:lineRule="auto"/>
              <w:rPr>
                <w:ins w:id="3" w:author="Sandy Navarro" w:date="2026-10-04T22:09:00Z" w16du:dateUtc="2026-10-04T21:09:00Z"/>
                <w:i/>
                <w:color w:val="156082"/>
                <w:sz w:val="32"/>
                <w:szCs w:val="32"/>
              </w:rPr>
            </w:pPr>
            <w:r w:rsidRPr="005E223A">
              <w:rPr>
                <w:i/>
                <w:color w:val="156082"/>
                <w:sz w:val="32"/>
                <w:szCs w:val="32"/>
              </w:rPr>
              <w:t>Student Full Name</w:t>
            </w:r>
          </w:p>
          <w:p w14:paraId="5387232B" w14:textId="1768A9B8" w:rsidR="005E223A" w:rsidRPr="005E223A" w:rsidRDefault="005E223A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ins w:id="4" w:author="Sandy Navarro" w:date="2026-10-04T22:09:00Z" w16du:dateUtc="2026-10-04T21:09:00Z">
              <w:r w:rsidRPr="005E223A">
                <w:rPr>
                  <w:i/>
                  <w:color w:val="156082"/>
                  <w:sz w:val="32"/>
                  <w:szCs w:val="32"/>
                </w:rPr>
                <w:t>Sandra Eaillyn Navarro</w:t>
              </w:r>
            </w:ins>
          </w:p>
        </w:tc>
        <w:tc>
          <w:tcPr>
            <w:tcW w:w="3917" w:type="dxa"/>
            <w:tcPrChange w:id="5" w:author="Sandy Navarro" w:date="2026-10-04T22:16:00Z" w16du:dateUtc="2026-10-04T21:16:00Z">
              <w:tcPr>
                <w:tcW w:w="575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25D0A42" w14:textId="77777777" w:rsidR="0024408F" w:rsidRPr="005E223A" w:rsidRDefault="0024408F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24408F" w:rsidRPr="005E223A" w14:paraId="48CAC1B5" w14:textId="77777777" w:rsidTr="005E223A">
        <w:tc>
          <w:tcPr>
            <w:tcW w:w="5098" w:type="dxa"/>
            <w:gridSpan w:val="2"/>
            <w:hideMark/>
            <w:tcPrChange w:id="6" w:author="Sandy Navarro" w:date="2026-10-04T22:16:00Z" w16du:dateUtc="2026-10-04T21:16:00Z">
              <w:tcPr>
                <w:tcW w:w="325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2D47887E" w14:textId="77777777" w:rsidR="00E50787" w:rsidRPr="005E223A" w:rsidRDefault="0024408F">
            <w:pPr>
              <w:spacing w:line="480" w:lineRule="auto"/>
              <w:rPr>
                <w:ins w:id="7" w:author="Sandy Navarro" w:date="2026-10-04T22:09:00Z" w16du:dateUtc="2026-10-04T21:09:00Z"/>
                <w:i/>
                <w:color w:val="156082"/>
                <w:sz w:val="32"/>
                <w:szCs w:val="32"/>
              </w:rPr>
            </w:pPr>
            <w:r w:rsidRPr="005E223A">
              <w:rPr>
                <w:i/>
                <w:color w:val="156082"/>
                <w:sz w:val="32"/>
                <w:szCs w:val="32"/>
              </w:rPr>
              <w:t>Student Number</w:t>
            </w:r>
          </w:p>
          <w:p w14:paraId="4C519E27" w14:textId="28265887" w:rsidR="005E223A" w:rsidRPr="005E223A" w:rsidRDefault="005E223A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ins w:id="8" w:author="Sandy Navarro" w:date="2026-10-04T22:09:00Z" w16du:dateUtc="2026-10-04T21:09:00Z">
              <w:r w:rsidRPr="005E223A">
                <w:rPr>
                  <w:i/>
                  <w:color w:val="156082"/>
                  <w:sz w:val="32"/>
                  <w:szCs w:val="32"/>
                </w:rPr>
                <w:t>2026413</w:t>
              </w:r>
            </w:ins>
          </w:p>
        </w:tc>
        <w:tc>
          <w:tcPr>
            <w:tcW w:w="3917" w:type="dxa"/>
            <w:tcPrChange w:id="9" w:author="Sandy Navarro" w:date="2026-10-04T22:16:00Z" w16du:dateUtc="2026-10-04T21:16:00Z">
              <w:tcPr>
                <w:tcW w:w="575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722D23FE" w14:textId="77777777" w:rsidR="0024408F" w:rsidRPr="005E223A" w:rsidRDefault="0024408F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24408F" w:rsidRPr="005E223A" w14:paraId="2E212527" w14:textId="77777777" w:rsidTr="005E223A">
        <w:tc>
          <w:tcPr>
            <w:tcW w:w="5098" w:type="dxa"/>
            <w:gridSpan w:val="2"/>
            <w:hideMark/>
            <w:tcPrChange w:id="10" w:author="Sandy Navarro" w:date="2026-10-04T22:16:00Z" w16du:dateUtc="2026-10-04T21:16:00Z">
              <w:tcPr>
                <w:tcW w:w="325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28E708E1" w14:textId="77777777" w:rsidR="00E50787" w:rsidRPr="005E223A" w:rsidRDefault="0024408F">
            <w:pPr>
              <w:spacing w:line="480" w:lineRule="auto"/>
              <w:rPr>
                <w:ins w:id="11" w:author="Sandy Navarro" w:date="2026-10-04T22:09:00Z" w16du:dateUtc="2026-10-04T21:09:00Z"/>
                <w:i/>
                <w:color w:val="156082"/>
                <w:sz w:val="32"/>
                <w:szCs w:val="32"/>
              </w:rPr>
            </w:pPr>
            <w:r w:rsidRPr="005E223A">
              <w:rPr>
                <w:i/>
                <w:color w:val="156082"/>
                <w:sz w:val="32"/>
                <w:szCs w:val="32"/>
              </w:rPr>
              <w:t>Module Title</w:t>
            </w:r>
          </w:p>
          <w:p w14:paraId="25760F1A" w14:textId="1FCBCCF4" w:rsidR="005E223A" w:rsidRPr="005E223A" w:rsidRDefault="005E223A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ins w:id="12" w:author="Sandy Navarro" w:date="2026-10-04T22:09:00Z" w16du:dateUtc="2026-10-04T21:09:00Z">
              <w:r w:rsidRPr="005E223A">
                <w:rPr>
                  <w:i/>
                  <w:color w:val="156082"/>
                  <w:sz w:val="32"/>
                  <w:szCs w:val="32"/>
                </w:rPr>
                <w:t>S</w:t>
              </w:r>
            </w:ins>
            <w:ins w:id="13" w:author="Sandy Navarro" w:date="2026-10-29T21:46:00Z" w16du:dateUtc="2026-10-29T21:46:00Z">
              <w:r w:rsidR="003357A6">
                <w:rPr>
                  <w:i/>
                  <w:color w:val="156082"/>
                  <w:sz w:val="32"/>
                  <w:szCs w:val="32"/>
                </w:rPr>
                <w:t>tats for Data Analytics</w:t>
              </w:r>
            </w:ins>
          </w:p>
        </w:tc>
        <w:tc>
          <w:tcPr>
            <w:tcW w:w="3917" w:type="dxa"/>
            <w:tcPrChange w:id="14" w:author="Sandy Navarro" w:date="2026-10-04T22:16:00Z" w16du:dateUtc="2026-10-04T21:16:00Z">
              <w:tcPr>
                <w:tcW w:w="575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D2E23D3" w14:textId="77777777" w:rsidR="0024408F" w:rsidRPr="005E223A" w:rsidRDefault="0024408F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24408F" w:rsidRPr="005E223A" w14:paraId="6FA45D14" w14:textId="77777777" w:rsidTr="005E223A">
        <w:tc>
          <w:tcPr>
            <w:tcW w:w="5098" w:type="dxa"/>
            <w:gridSpan w:val="2"/>
            <w:hideMark/>
            <w:tcPrChange w:id="15" w:author="Sandy Navarro" w:date="2026-10-04T22:16:00Z" w16du:dateUtc="2026-10-04T21:16:00Z">
              <w:tcPr>
                <w:tcW w:w="325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4C0BBA8D" w14:textId="77777777" w:rsidR="00E50787" w:rsidRPr="005E223A" w:rsidRDefault="0024408F">
            <w:pPr>
              <w:spacing w:line="480" w:lineRule="auto"/>
              <w:rPr>
                <w:ins w:id="16" w:author="Sandy Navarro" w:date="2026-10-04T22:11:00Z" w16du:dateUtc="2026-10-04T21:11:00Z"/>
                <w:i/>
                <w:color w:val="156082"/>
                <w:sz w:val="32"/>
                <w:szCs w:val="32"/>
              </w:rPr>
            </w:pPr>
            <w:r w:rsidRPr="005E223A">
              <w:rPr>
                <w:i/>
                <w:color w:val="156082"/>
                <w:sz w:val="32"/>
                <w:szCs w:val="32"/>
              </w:rPr>
              <w:t>Assessment Title</w:t>
            </w:r>
          </w:p>
          <w:p w14:paraId="489B184B" w14:textId="3D5FD10D" w:rsidR="005E223A" w:rsidRPr="005E223A" w:rsidRDefault="005E223A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ins w:id="17" w:author="Sandy Navarro" w:date="2026-10-04T22:11:00Z" w16du:dateUtc="2026-10-04T21:11:00Z">
              <w:r w:rsidRPr="005E223A">
                <w:rPr>
                  <w:i/>
                  <w:color w:val="156082"/>
                  <w:sz w:val="32"/>
                  <w:szCs w:val="32"/>
                </w:rPr>
                <w:t>CA</w:t>
              </w:r>
            </w:ins>
            <w:ins w:id="18" w:author="Sandy Navarro" w:date="2026-10-04T22:12:00Z" w16du:dateUtc="2026-10-04T21:12:00Z">
              <w:r w:rsidRPr="005E223A">
                <w:rPr>
                  <w:i/>
                  <w:color w:val="156082"/>
                  <w:sz w:val="32"/>
                  <w:szCs w:val="32"/>
                </w:rPr>
                <w:t xml:space="preserve"> 1</w:t>
              </w:r>
            </w:ins>
          </w:p>
        </w:tc>
        <w:tc>
          <w:tcPr>
            <w:tcW w:w="3917" w:type="dxa"/>
            <w:tcPrChange w:id="19" w:author="Sandy Navarro" w:date="2026-10-04T22:16:00Z" w16du:dateUtc="2026-10-04T21:16:00Z">
              <w:tcPr>
                <w:tcW w:w="575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00FFC7E5" w14:textId="77777777" w:rsidR="0024408F" w:rsidRPr="005E223A" w:rsidRDefault="0024408F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24408F" w:rsidRPr="005E223A" w14:paraId="60AB0230" w14:textId="77777777" w:rsidTr="005E223A">
        <w:tc>
          <w:tcPr>
            <w:tcW w:w="5098" w:type="dxa"/>
            <w:gridSpan w:val="2"/>
            <w:hideMark/>
            <w:tcPrChange w:id="20" w:author="Sandy Navarro" w:date="2026-10-04T22:16:00Z" w16du:dateUtc="2026-10-04T21:16:00Z">
              <w:tcPr>
                <w:tcW w:w="325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3011C5D3" w14:textId="77777777" w:rsidR="00E50787" w:rsidRPr="005E223A" w:rsidRDefault="0024408F">
            <w:pPr>
              <w:spacing w:line="480" w:lineRule="auto"/>
              <w:rPr>
                <w:ins w:id="21" w:author="Sandy Navarro" w:date="2026-10-04T22:12:00Z" w16du:dateUtc="2026-10-04T21:12:00Z"/>
                <w:i/>
                <w:color w:val="156082"/>
                <w:sz w:val="32"/>
                <w:szCs w:val="32"/>
              </w:rPr>
            </w:pPr>
            <w:r w:rsidRPr="005E223A">
              <w:rPr>
                <w:i/>
                <w:color w:val="156082"/>
                <w:sz w:val="32"/>
                <w:szCs w:val="32"/>
              </w:rPr>
              <w:t>Lecturer/Supervisor</w:t>
            </w:r>
          </w:p>
          <w:p w14:paraId="0F93ADA6" w14:textId="41A54A1E" w:rsidR="005E223A" w:rsidRPr="005E223A" w:rsidRDefault="005E223A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proofErr w:type="spellStart"/>
            <w:ins w:id="22" w:author="Sandy Navarro" w:date="2026-10-04T22:12:00Z" w16du:dateUtc="2026-10-04T21:12:00Z">
              <w:r w:rsidRPr="005E223A">
                <w:rPr>
                  <w:i/>
                  <w:color w:val="156082"/>
                  <w:sz w:val="32"/>
                  <w:szCs w:val="32"/>
                </w:rPr>
                <w:t>Taufique</w:t>
              </w:r>
              <w:proofErr w:type="spellEnd"/>
              <w:r w:rsidRPr="005E223A">
                <w:rPr>
                  <w:i/>
                  <w:color w:val="156082"/>
                  <w:sz w:val="32"/>
                  <w:szCs w:val="32"/>
                </w:rPr>
                <w:t xml:space="preserve"> Ahmed</w:t>
              </w:r>
            </w:ins>
          </w:p>
        </w:tc>
        <w:tc>
          <w:tcPr>
            <w:tcW w:w="3917" w:type="dxa"/>
            <w:tcPrChange w:id="23" w:author="Sandy Navarro" w:date="2026-10-04T22:16:00Z" w16du:dateUtc="2026-10-04T21:16:00Z">
              <w:tcPr>
                <w:tcW w:w="575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2F796F2E" w14:textId="77777777" w:rsidR="0024408F" w:rsidRPr="005E223A" w:rsidRDefault="0024408F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24408F" w:rsidRPr="005E223A" w14:paraId="4E5581C9" w14:textId="77777777" w:rsidTr="005E223A">
        <w:tc>
          <w:tcPr>
            <w:tcW w:w="5098" w:type="dxa"/>
            <w:gridSpan w:val="2"/>
            <w:hideMark/>
            <w:tcPrChange w:id="24" w:author="Sandy Navarro" w:date="2026-10-04T22:16:00Z" w16du:dateUtc="2026-10-04T21:16:00Z">
              <w:tcPr>
                <w:tcW w:w="325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2B6E6183" w14:textId="77777777" w:rsidR="00E50787" w:rsidRPr="005E223A" w:rsidRDefault="0024408F">
            <w:pPr>
              <w:spacing w:line="480" w:lineRule="auto"/>
              <w:rPr>
                <w:ins w:id="25" w:author="Sandy Navarro" w:date="2026-10-04T22:13:00Z" w16du:dateUtc="2026-10-04T21:13:00Z"/>
                <w:i/>
                <w:color w:val="156082"/>
                <w:sz w:val="32"/>
                <w:szCs w:val="32"/>
              </w:rPr>
            </w:pPr>
            <w:r w:rsidRPr="005E223A">
              <w:rPr>
                <w:i/>
                <w:color w:val="156082"/>
                <w:sz w:val="32"/>
                <w:szCs w:val="32"/>
              </w:rPr>
              <w:t>Assessment Due Date</w:t>
            </w:r>
          </w:p>
          <w:p w14:paraId="1B7FDA69" w14:textId="318C00AC" w:rsidR="005E223A" w:rsidRPr="005E223A" w:rsidRDefault="005E223A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ins w:id="26" w:author="Sandy Navarro" w:date="2026-10-04T22:13:00Z" w16du:dateUtc="2026-10-04T21:13:00Z">
              <w:r w:rsidRPr="005E223A">
                <w:rPr>
                  <w:i/>
                  <w:color w:val="156082"/>
                  <w:sz w:val="32"/>
                  <w:szCs w:val="32"/>
                </w:rPr>
                <w:t>2</w:t>
              </w:r>
            </w:ins>
            <w:ins w:id="27" w:author="Sandy Navarro" w:date="2026-10-29T21:46:00Z" w16du:dateUtc="2026-10-29T21:46:00Z">
              <w:r w:rsidR="003357A6">
                <w:rPr>
                  <w:i/>
                  <w:color w:val="156082"/>
                  <w:sz w:val="32"/>
                  <w:szCs w:val="32"/>
                </w:rPr>
                <w:t>8</w:t>
              </w:r>
            </w:ins>
            <w:ins w:id="28" w:author="Sandy Navarro" w:date="2026-10-04T22:13:00Z" w16du:dateUtc="2026-10-04T21:13:00Z">
              <w:r w:rsidRPr="005E223A">
                <w:rPr>
                  <w:i/>
                  <w:color w:val="156082"/>
                  <w:sz w:val="32"/>
                  <w:szCs w:val="32"/>
                </w:rPr>
                <w:t>/09/2026</w:t>
              </w:r>
            </w:ins>
          </w:p>
        </w:tc>
        <w:tc>
          <w:tcPr>
            <w:tcW w:w="3917" w:type="dxa"/>
            <w:tcPrChange w:id="29" w:author="Sandy Navarro" w:date="2026-10-04T22:16:00Z" w16du:dateUtc="2026-10-04T21:16:00Z">
              <w:tcPr>
                <w:tcW w:w="575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12EAA1FF" w14:textId="77777777" w:rsidR="0024408F" w:rsidRPr="005E223A" w:rsidRDefault="0024408F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24408F" w:rsidRPr="005E223A" w14:paraId="056D6F5B" w14:textId="77777777" w:rsidTr="005E223A">
        <w:tc>
          <w:tcPr>
            <w:tcW w:w="3256" w:type="dxa"/>
            <w:hideMark/>
            <w:tcPrChange w:id="30" w:author="Sandy Navarro" w:date="2026-10-04T22:16:00Z" w16du:dateUtc="2026-10-04T21:16:00Z">
              <w:tcPr>
                <w:tcW w:w="3256" w:type="dxa"/>
                <w:tcBorders>
                  <w:top w:val="nil"/>
                  <w:left w:val="nil"/>
                  <w:bottom w:val="nil"/>
                  <w:right w:val="nil"/>
                </w:tcBorders>
                <w:hideMark/>
              </w:tcPr>
            </w:tcPrChange>
          </w:tcPr>
          <w:p w14:paraId="1E9790FB" w14:textId="77777777" w:rsidR="00E50787" w:rsidRPr="005E223A" w:rsidRDefault="0024408F">
            <w:pPr>
              <w:spacing w:line="480" w:lineRule="auto"/>
              <w:rPr>
                <w:ins w:id="31" w:author="Sandy Navarro" w:date="2026-10-04T22:13:00Z" w16du:dateUtc="2026-10-04T21:13:00Z"/>
                <w:i/>
                <w:color w:val="156082"/>
                <w:sz w:val="32"/>
                <w:szCs w:val="32"/>
              </w:rPr>
            </w:pPr>
            <w:r w:rsidRPr="005E223A">
              <w:rPr>
                <w:i/>
                <w:color w:val="156082"/>
                <w:sz w:val="32"/>
                <w:szCs w:val="32"/>
              </w:rPr>
              <w:t>Date of Submission</w:t>
            </w:r>
          </w:p>
          <w:p w14:paraId="4160E72B" w14:textId="2FB52CAE" w:rsidR="005E223A" w:rsidRPr="005E223A" w:rsidRDefault="00FD7966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ins w:id="32" w:author="Sandy Navarro" w:date="2026-10-29T21:36:00Z" w16du:dateUtc="2026-10-29T21:36:00Z">
              <w:r>
                <w:rPr>
                  <w:i/>
                  <w:color w:val="156082"/>
                  <w:sz w:val="32"/>
                  <w:szCs w:val="32"/>
                </w:rPr>
                <w:t>01</w:t>
              </w:r>
            </w:ins>
            <w:ins w:id="33" w:author="Sandy Navarro" w:date="2026-10-04T22:13:00Z" w16du:dateUtc="2026-10-04T21:13:00Z">
              <w:r w:rsidR="005E223A" w:rsidRPr="005E223A">
                <w:rPr>
                  <w:i/>
                  <w:color w:val="156082"/>
                  <w:sz w:val="32"/>
                  <w:szCs w:val="32"/>
                </w:rPr>
                <w:t>/1</w:t>
              </w:r>
            </w:ins>
            <w:ins w:id="34" w:author="Sandy Navarro" w:date="2026-10-29T21:36:00Z" w16du:dateUtc="2026-10-29T21:36:00Z">
              <w:r>
                <w:rPr>
                  <w:i/>
                  <w:color w:val="156082"/>
                  <w:sz w:val="32"/>
                  <w:szCs w:val="32"/>
                </w:rPr>
                <w:t>1</w:t>
              </w:r>
            </w:ins>
            <w:ins w:id="35" w:author="Sandy Navarro" w:date="2026-10-04T22:13:00Z" w16du:dateUtc="2026-10-04T21:13:00Z">
              <w:r w:rsidR="005E223A" w:rsidRPr="005E223A">
                <w:rPr>
                  <w:i/>
                  <w:color w:val="156082"/>
                  <w:sz w:val="32"/>
                  <w:szCs w:val="32"/>
                </w:rPr>
                <w:t>/2026</w:t>
              </w:r>
            </w:ins>
          </w:p>
        </w:tc>
        <w:tc>
          <w:tcPr>
            <w:tcW w:w="5759" w:type="dxa"/>
            <w:gridSpan w:val="2"/>
            <w:tcPrChange w:id="36" w:author="Sandy Navarro" w:date="2026-10-04T22:16:00Z" w16du:dateUtc="2026-10-04T21:16:00Z">
              <w:tcPr>
                <w:tcW w:w="5759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</w:tcPr>
            </w:tcPrChange>
          </w:tcPr>
          <w:p w14:paraId="3D912CB8" w14:textId="77777777" w:rsidR="0024408F" w:rsidRPr="005E223A" w:rsidRDefault="0024408F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</w:tbl>
    <w:p w14:paraId="2782E617" w14:textId="77777777" w:rsidR="00FD7966" w:rsidRDefault="00FD7966">
      <w:pPr>
        <w:rPr>
          <w:ins w:id="37" w:author="Sandy Navarro" w:date="2026-10-29T21:36:00Z" w16du:dateUtc="2026-10-29T21:36:00Z"/>
          <w:b/>
          <w:color w:val="156082"/>
          <w:sz w:val="32"/>
          <w:szCs w:val="32"/>
        </w:rPr>
      </w:pPr>
    </w:p>
    <w:p w14:paraId="1BDFE43D" w14:textId="77777777" w:rsidR="00FD7966" w:rsidRDefault="00FD7966">
      <w:pPr>
        <w:rPr>
          <w:ins w:id="38" w:author="Sandy Navarro" w:date="2026-10-29T21:36:00Z" w16du:dateUtc="2026-10-29T21:36:00Z"/>
          <w:b/>
          <w:color w:val="156082"/>
          <w:sz w:val="32"/>
          <w:szCs w:val="32"/>
        </w:rPr>
      </w:pPr>
      <w:ins w:id="39" w:author="Sandy Navarro" w:date="2026-10-29T21:36:00Z" w16du:dateUtc="2026-10-29T21:36:00Z">
        <w:r>
          <w:rPr>
            <w:b/>
            <w:color w:val="156082"/>
            <w:sz w:val="32"/>
            <w:szCs w:val="32"/>
          </w:rPr>
          <w:br w:type="page"/>
        </w:r>
      </w:ins>
    </w:p>
    <w:p w14:paraId="406FCFDF" w14:textId="63C1C643" w:rsidR="0051184F" w:rsidDel="00FD7966" w:rsidRDefault="00E73B14">
      <w:pPr>
        <w:rPr>
          <w:del w:id="40" w:author="Sandy Navarro" w:date="2026-10-29T21:36:00Z" w16du:dateUtc="2026-10-29T21:36:00Z"/>
          <w:b/>
          <w:color w:val="156082"/>
          <w:sz w:val="32"/>
          <w:szCs w:val="32"/>
        </w:rPr>
      </w:pPr>
      <w:r>
        <w:rPr>
          <w:b/>
          <w:color w:val="156082"/>
          <w:sz w:val="32"/>
          <w:szCs w:val="32"/>
        </w:rPr>
        <w:lastRenderedPageBreak/>
        <w:t>Use of AI Tools</w:t>
      </w:r>
    </w:p>
    <w:p w14:paraId="1C867621" w14:textId="77777777" w:rsidR="0051184F" w:rsidRDefault="00E73B14">
      <w:pPr>
        <w:rPr>
          <w:rFonts w:ascii="Quattrocento Sans" w:eastAsia="Quattrocento Sans" w:hAnsi="Quattrocento Sans" w:cs="Quattrocento Sans"/>
          <w:b/>
          <w:color w:val="FF0000"/>
          <w:highlight w:val="white"/>
        </w:rPr>
      </w:pPr>
      <w:del w:id="41" w:author="Sandy Navarro" w:date="2026-10-29T21:36:00Z" w16du:dateUtc="2026-10-29T21:36:00Z">
        <w:r w:rsidDel="00FD7966">
          <w:rPr>
            <w:rFonts w:ascii="Quattrocento Sans" w:eastAsia="Quattrocento Sans" w:hAnsi="Quattrocento Sans" w:cs="Quattrocento Sans"/>
            <w:b/>
            <w:color w:val="FF0000"/>
            <w:highlight w:val="white"/>
          </w:rPr>
          <w:delText>Choose the statement that fits your work and delete the other.</w:delText>
        </w:r>
      </w:del>
    </w:p>
    <w:p w14:paraId="6D6E9AD7" w14:textId="50A54738" w:rsidR="0051184F" w:rsidDel="00FD7966" w:rsidRDefault="00E73B14">
      <w:pPr>
        <w:rPr>
          <w:del w:id="42" w:author="Sandy Navarro" w:date="2026-10-29T21:36:00Z" w16du:dateUtc="2026-10-29T21:36:00Z"/>
          <w:b/>
          <w:sz w:val="28"/>
          <w:szCs w:val="28"/>
        </w:rPr>
      </w:pPr>
      <w:r>
        <w:rPr>
          <w:sz w:val="28"/>
          <w:szCs w:val="28"/>
        </w:rPr>
        <w:t xml:space="preserve">I acknowledge the use of </w:t>
      </w:r>
      <w:ins w:id="43" w:author="Sandy Navarro" w:date="2026-10-29T21:32:00Z" w16du:dateUtc="2026-10-29T21:32:00Z">
        <w:r w:rsidR="00FD7966">
          <w:rPr>
            <w:b/>
            <w:sz w:val="28"/>
            <w:szCs w:val="28"/>
          </w:rPr>
          <w:t>Chat GPT</w:t>
        </w:r>
      </w:ins>
      <w:del w:id="44" w:author="Sandy Navarro" w:date="2026-10-29T21:32:00Z" w16du:dateUtc="2026-10-29T21:32:00Z">
        <w:r w:rsidDel="00FD7966">
          <w:rPr>
            <w:b/>
            <w:sz w:val="28"/>
            <w:szCs w:val="28"/>
          </w:rPr>
          <w:delText>[enter name of the AI tool you used]</w:delText>
        </w:r>
      </w:del>
      <w:r>
        <w:rPr>
          <w:sz w:val="28"/>
          <w:szCs w:val="28"/>
        </w:rPr>
        <w:t xml:space="preserve"> for the purpose of </w:t>
      </w:r>
      <w:ins w:id="45" w:author="Sandy Navarro" w:date="2026-10-29T21:35:00Z" w16du:dateUtc="2026-10-29T21:35:00Z">
        <w:r w:rsidR="00FD7966">
          <w:rPr>
            <w:sz w:val="28"/>
            <w:szCs w:val="28"/>
          </w:rPr>
          <w:t>feasibility</w:t>
        </w:r>
      </w:ins>
      <w:ins w:id="46" w:author="Sandy Navarro" w:date="2026-10-29T21:33:00Z" w16du:dateUtc="2026-10-29T21:33:00Z">
        <w:r w:rsidR="00FD7966">
          <w:rPr>
            <w:sz w:val="28"/>
            <w:szCs w:val="28"/>
          </w:rPr>
          <w:t xml:space="preserve"> of the project topi</w:t>
        </w:r>
      </w:ins>
      <w:ins w:id="47" w:author="Sandy Navarro" w:date="2026-10-29T21:34:00Z" w16du:dateUtc="2026-10-29T21:34:00Z">
        <w:r w:rsidR="00FD7966">
          <w:rPr>
            <w:sz w:val="28"/>
            <w:szCs w:val="28"/>
          </w:rPr>
          <w:t xml:space="preserve">c I have chosen and whether any relevant datasets are available too, and </w:t>
        </w:r>
        <w:proofErr w:type="spellStart"/>
        <w:r w:rsidR="00FD7966">
          <w:rPr>
            <w:b/>
            <w:bCs/>
            <w:sz w:val="28"/>
            <w:szCs w:val="28"/>
          </w:rPr>
          <w:t>DeepL</w:t>
        </w:r>
        <w:proofErr w:type="spellEnd"/>
        <w:r w:rsidR="00FD7966">
          <w:rPr>
            <w:b/>
            <w:bCs/>
            <w:sz w:val="28"/>
            <w:szCs w:val="28"/>
          </w:rPr>
          <w:t xml:space="preserve"> Translator </w:t>
        </w:r>
        <w:r w:rsidR="00FD7966">
          <w:rPr>
            <w:sz w:val="28"/>
            <w:szCs w:val="28"/>
          </w:rPr>
          <w:t>to polish the</w:t>
        </w:r>
      </w:ins>
      <w:ins w:id="48" w:author="Sandy Navarro" w:date="2026-10-29T21:35:00Z" w16du:dateUtc="2026-10-29T21:35:00Z">
        <w:r w:rsidR="00FD7966">
          <w:rPr>
            <w:sz w:val="28"/>
            <w:szCs w:val="28"/>
          </w:rPr>
          <w:t xml:space="preserve"> texts I wrote, as often found it difficult to express ideas naturally in English</w:t>
        </w:r>
      </w:ins>
      <w:ins w:id="49" w:author="Sandy Navarro" w:date="2026-10-29T21:36:00Z" w16du:dateUtc="2026-10-29T21:36:00Z">
        <w:r w:rsidR="00FD7966">
          <w:rPr>
            <w:sz w:val="28"/>
            <w:szCs w:val="28"/>
          </w:rPr>
          <w:t xml:space="preserve"> that came easily to me in my native language</w:t>
        </w:r>
      </w:ins>
      <w:del w:id="50" w:author="Sandy Navarro" w:date="2026-10-29T21:33:00Z" w16du:dateUtc="2026-10-29T21:33:00Z">
        <w:r w:rsidDel="00FD7966">
          <w:rPr>
            <w:b/>
            <w:sz w:val="28"/>
            <w:szCs w:val="28"/>
          </w:rPr>
          <w:delText>[provide a brief explanation of how you used the tool]</w:delText>
        </w:r>
      </w:del>
      <w:r>
        <w:rPr>
          <w:b/>
          <w:sz w:val="28"/>
          <w:szCs w:val="28"/>
        </w:rPr>
        <w:t xml:space="preserve">. </w:t>
      </w:r>
    </w:p>
    <w:p w14:paraId="3165D2C2" w14:textId="799DE67D" w:rsidR="0051184F" w:rsidRDefault="00E73B14">
      <w:del w:id="51" w:author="Sandy Navarro" w:date="2026-10-29T21:36:00Z" w16du:dateUtc="2026-10-29T21:36:00Z">
        <w:r w:rsidDel="00FD7966">
          <w:rPr>
            <w:sz w:val="28"/>
            <w:szCs w:val="28"/>
          </w:rPr>
          <w:delText>I have not used any AI tools or technologies in the preparation of this assessment</w:delText>
        </w:r>
        <w:r w:rsidR="0024408F" w:rsidDel="00FD7966">
          <w:rPr>
            <w:sz w:val="28"/>
            <w:szCs w:val="28"/>
          </w:rPr>
          <w:delText>.</w:delText>
        </w:r>
      </w:del>
    </w:p>
    <w:p w14:paraId="4380BBF5" w14:textId="39A03CF3" w:rsidR="0051184F" w:rsidRDefault="003357A6">
      <w:pPr>
        <w:rPr>
          <w:ins w:id="52" w:author="Sandy Navarro" w:date="2026-10-29T21:47:00Z" w16du:dateUtc="2026-10-29T21:47:00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hidden="0" allowOverlap="1" wp14:anchorId="29541C15" wp14:editId="534F13B6">
                <wp:simplePos x="0" y="0"/>
                <wp:positionH relativeFrom="margin">
                  <wp:align>left</wp:align>
                </wp:positionH>
                <wp:positionV relativeFrom="paragraph">
                  <wp:posOffset>393700</wp:posOffset>
                </wp:positionV>
                <wp:extent cx="5800725" cy="2876550"/>
                <wp:effectExtent l="19050" t="19050" r="28575" b="19050"/>
                <wp:wrapNone/>
                <wp:docPr id="1728545882" name="Rectangle 1728545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287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 cap="flat" cmpd="sng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227131" w14:textId="77777777" w:rsidR="0051184F" w:rsidRDefault="00E73B1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156082"/>
                                <w:sz w:val="32"/>
                              </w:rPr>
                              <w:t>Declaration</w:t>
                            </w:r>
                          </w:p>
                          <w:p w14:paraId="025D3EF2" w14:textId="77777777" w:rsidR="0051184F" w:rsidRDefault="00E73B1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By submitting this assessment, I confirm that I have read the CCT policy on academic misconduct and understand the implications of submitting work that is not my own or does not appropriately reference material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8"/>
                              </w:rPr>
                              <w:t>taken</w:t>
                            </w:r>
                            <w:proofErr w:type="gramEnd"/>
                            <w:r>
                              <w:rPr>
                                <w:color w:val="000000"/>
                                <w:sz w:val="28"/>
                              </w:rPr>
                              <w:t xml:space="preserve"> from a third party or other source. </w:t>
                            </w:r>
                          </w:p>
                          <w:p w14:paraId="4E446ABB" w14:textId="77777777" w:rsidR="0051184F" w:rsidRDefault="00E73B1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I declare it to be my own work and that all material from third parties has been appropriately referenced.</w:t>
                            </w:r>
                          </w:p>
                          <w:p w14:paraId="31BF7735" w14:textId="77777777" w:rsidR="0051184F" w:rsidRDefault="00E73B14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I further confirm that this work has not previously been submitted for assessment by myself or someone else in CCT College Dublin or any other higher education institution.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541C15" id="Rectangle 1728545882" o:spid="_x0000_s1031" style="position:absolute;margin-left:0;margin-top:31pt;width:456.75pt;height:226.5pt;z-index:2516577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" fillcolor="white [3201]" strokecolor="#156082 [3204]" strokeweight="2.25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6227131" w14:textId="77777777" w:rsidR="0051184F" w:rsidRDefault="00E73B14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156082"/>
                          <w:sz w:val="32"/>
                        </w:rPr>
                        <w:t>Declaration</w:t>
                      </w:r>
                    </w:p>
                    <w:p w14:paraId="025D3EF2" w14:textId="77777777" w:rsidR="0051184F" w:rsidRDefault="00E73B14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 xml:space="preserve">By submitting this assessment, I confirm that I have read the CCT policy on academic misconduct and understand the implications of submitting work that is not my own or does not appropriately reference material </w:t>
                      </w:r>
                      <w:proofErr w:type="gramStart"/>
                      <w:r>
                        <w:rPr>
                          <w:color w:val="000000"/>
                          <w:sz w:val="28"/>
                        </w:rPr>
                        <w:t>taken</w:t>
                      </w:r>
                      <w:proofErr w:type="gramEnd"/>
                      <w:r>
                        <w:rPr>
                          <w:color w:val="000000"/>
                          <w:sz w:val="28"/>
                        </w:rPr>
                        <w:t xml:space="preserve"> from a third party or other source. </w:t>
                      </w:r>
                    </w:p>
                    <w:p w14:paraId="4E446ABB" w14:textId="77777777" w:rsidR="0051184F" w:rsidRDefault="00E73B14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I declare it to be my own work and that all material from third parties has been appropriately referenced.</w:t>
                      </w:r>
                    </w:p>
                    <w:p w14:paraId="31BF7735" w14:textId="77777777" w:rsidR="0051184F" w:rsidRDefault="00E73B14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 xml:space="preserve"> I further confirm that this work has not previously been submitted for assessment by myself or someone else in CCT College Dublin or any other higher education institution.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3678BD9" w14:textId="77777777" w:rsidR="003357A6" w:rsidRPr="003357A6" w:rsidRDefault="003357A6" w:rsidP="003357A6">
      <w:pPr>
        <w:rPr>
          <w:ins w:id="53" w:author="Sandy Navarro" w:date="2026-10-29T21:47:00Z" w16du:dateUtc="2026-10-29T21:47:00Z"/>
        </w:rPr>
      </w:pPr>
    </w:p>
    <w:p w14:paraId="4BFC2493" w14:textId="77777777" w:rsidR="003357A6" w:rsidRPr="003357A6" w:rsidRDefault="003357A6" w:rsidP="003357A6">
      <w:pPr>
        <w:rPr>
          <w:ins w:id="54" w:author="Sandy Navarro" w:date="2026-10-29T21:47:00Z" w16du:dateUtc="2026-10-29T21:47:00Z"/>
        </w:rPr>
      </w:pPr>
    </w:p>
    <w:p w14:paraId="51240CA4" w14:textId="77777777" w:rsidR="003357A6" w:rsidRPr="003357A6" w:rsidRDefault="003357A6" w:rsidP="003357A6">
      <w:pPr>
        <w:rPr>
          <w:ins w:id="55" w:author="Sandy Navarro" w:date="2026-10-29T21:47:00Z" w16du:dateUtc="2026-10-29T21:47:00Z"/>
        </w:rPr>
      </w:pPr>
    </w:p>
    <w:p w14:paraId="4D6B8FC4" w14:textId="77777777" w:rsidR="003357A6" w:rsidRPr="003357A6" w:rsidRDefault="003357A6" w:rsidP="003357A6">
      <w:pPr>
        <w:rPr>
          <w:ins w:id="56" w:author="Sandy Navarro" w:date="2026-10-29T21:47:00Z" w16du:dateUtc="2026-10-29T21:47:00Z"/>
        </w:rPr>
      </w:pPr>
    </w:p>
    <w:p w14:paraId="2034FB6E" w14:textId="77777777" w:rsidR="003357A6" w:rsidRPr="003357A6" w:rsidRDefault="003357A6" w:rsidP="003357A6">
      <w:pPr>
        <w:rPr>
          <w:ins w:id="57" w:author="Sandy Navarro" w:date="2026-10-29T21:47:00Z" w16du:dateUtc="2026-10-29T21:47:00Z"/>
        </w:rPr>
      </w:pPr>
    </w:p>
    <w:p w14:paraId="7817E3A5" w14:textId="77777777" w:rsidR="003357A6" w:rsidRPr="003357A6" w:rsidRDefault="003357A6" w:rsidP="003357A6">
      <w:pPr>
        <w:rPr>
          <w:ins w:id="58" w:author="Sandy Navarro" w:date="2026-10-29T21:47:00Z" w16du:dateUtc="2026-10-29T21:47:00Z"/>
        </w:rPr>
      </w:pPr>
    </w:p>
    <w:p w14:paraId="5C8A20E0" w14:textId="77777777" w:rsidR="003357A6" w:rsidRPr="003357A6" w:rsidRDefault="003357A6" w:rsidP="003357A6">
      <w:pPr>
        <w:rPr>
          <w:ins w:id="59" w:author="Sandy Navarro" w:date="2026-10-29T21:47:00Z" w16du:dateUtc="2026-10-29T21:47:00Z"/>
        </w:rPr>
      </w:pPr>
    </w:p>
    <w:p w14:paraId="636811D0" w14:textId="77777777" w:rsidR="003357A6" w:rsidRPr="003357A6" w:rsidRDefault="003357A6" w:rsidP="003357A6">
      <w:pPr>
        <w:rPr>
          <w:ins w:id="60" w:author="Sandy Navarro" w:date="2026-10-29T21:47:00Z" w16du:dateUtc="2026-10-29T21:47:00Z"/>
        </w:rPr>
      </w:pPr>
    </w:p>
    <w:p w14:paraId="134B48E5" w14:textId="77777777" w:rsidR="003357A6" w:rsidRPr="003357A6" w:rsidRDefault="003357A6" w:rsidP="003357A6">
      <w:pPr>
        <w:rPr>
          <w:ins w:id="61" w:author="Sandy Navarro" w:date="2026-10-29T21:47:00Z" w16du:dateUtc="2026-10-29T21:47:00Z"/>
        </w:rPr>
      </w:pPr>
    </w:p>
    <w:p w14:paraId="6905030F" w14:textId="77777777" w:rsidR="003357A6" w:rsidRPr="003357A6" w:rsidRDefault="003357A6" w:rsidP="003357A6">
      <w:pPr>
        <w:rPr>
          <w:ins w:id="62" w:author="Sandy Navarro" w:date="2026-10-29T21:47:00Z" w16du:dateUtc="2026-10-29T21:47:00Z"/>
        </w:rPr>
      </w:pPr>
    </w:p>
    <w:p w14:paraId="12DAB3C6" w14:textId="77777777" w:rsidR="003357A6" w:rsidRPr="003357A6" w:rsidRDefault="003357A6" w:rsidP="003357A6">
      <w:pPr>
        <w:rPr>
          <w:ins w:id="63" w:author="Sandy Navarro" w:date="2026-10-29T21:47:00Z" w16du:dateUtc="2026-10-29T21:47:00Z"/>
        </w:rPr>
      </w:pPr>
    </w:p>
    <w:p w14:paraId="148CA2EB" w14:textId="77777777" w:rsidR="003357A6" w:rsidRPr="003357A6" w:rsidRDefault="003357A6" w:rsidP="003357A6">
      <w:pPr>
        <w:rPr>
          <w:ins w:id="64" w:author="Sandy Navarro" w:date="2026-10-29T21:47:00Z" w16du:dateUtc="2026-10-29T21:47:00Z"/>
        </w:rPr>
      </w:pPr>
    </w:p>
    <w:p w14:paraId="6E28358D" w14:textId="77777777" w:rsidR="003357A6" w:rsidRDefault="003357A6" w:rsidP="003357A6">
      <w:pPr>
        <w:rPr>
          <w:ins w:id="65" w:author="Sandy Navarro" w:date="2026-10-29T21:47:00Z" w16du:dateUtc="2026-10-29T21:47:00Z"/>
        </w:rPr>
      </w:pPr>
    </w:p>
    <w:p w14:paraId="3CBA5CC3" w14:textId="13FB2F1B" w:rsidR="003357A6" w:rsidRDefault="003357A6" w:rsidP="003357A6">
      <w:pPr>
        <w:tabs>
          <w:tab w:val="left" w:pos="3360"/>
        </w:tabs>
        <w:rPr>
          <w:ins w:id="66" w:author="Sandy Navarro" w:date="2026-10-29T21:47:00Z" w16du:dateUtc="2026-10-29T21:47:00Z"/>
        </w:rPr>
      </w:pPr>
      <w:ins w:id="67" w:author="Sandy Navarro" w:date="2026-10-29T21:47:00Z" w16du:dateUtc="2026-10-29T21:47:00Z">
        <w:r>
          <w:tab/>
        </w:r>
      </w:ins>
    </w:p>
    <w:p w14:paraId="264AE2FF" w14:textId="77777777" w:rsidR="003357A6" w:rsidRDefault="003357A6">
      <w:pPr>
        <w:rPr>
          <w:ins w:id="68" w:author="Sandy Navarro" w:date="2026-10-29T21:47:00Z" w16du:dateUtc="2026-10-29T21:47:00Z"/>
        </w:rPr>
      </w:pPr>
      <w:ins w:id="69" w:author="Sandy Navarro" w:date="2026-10-29T21:47:00Z" w16du:dateUtc="2026-10-29T21:47:00Z">
        <w:r>
          <w:br w:type="page"/>
        </w:r>
      </w:ins>
    </w:p>
    <w:p w14:paraId="3EF9E60C" w14:textId="6E93849A" w:rsidR="003357A6" w:rsidRDefault="003357A6" w:rsidP="003357A6">
      <w:pPr>
        <w:pStyle w:val="Ttulo1"/>
        <w:rPr>
          <w:ins w:id="70" w:author="Sandy Navarro" w:date="2026-10-29T21:51:00Z" w16du:dateUtc="2026-10-29T21:51:00Z"/>
        </w:rPr>
      </w:pPr>
      <w:ins w:id="71" w:author="Sandy Navarro" w:date="2026-10-29T21:51:00Z" w16du:dateUtc="2026-10-29T21:51:00Z">
        <w:r>
          <w:lastRenderedPageBreak/>
          <w:t>Introduction.</w:t>
        </w:r>
      </w:ins>
    </w:p>
    <w:p w14:paraId="4E7D3302" w14:textId="7639BD9A" w:rsidR="003357A6" w:rsidRDefault="00F27976" w:rsidP="003357A6">
      <w:pPr>
        <w:rPr>
          <w:ins w:id="72" w:author="Sandy Navarro" w:date="2026-10-29T21:54:00Z" w16du:dateUtc="2026-10-29T21:54:00Z"/>
        </w:rPr>
      </w:pPr>
      <w:ins w:id="73" w:author="Sandy Navarro" w:date="2026-10-29T21:54:00Z" w16du:dateUtc="2026-10-29T21:54:00Z">
        <w:r>
          <w:t>Statistics can help us understand data and identify patterns that may not be easy to see at first.</w:t>
        </w:r>
      </w:ins>
    </w:p>
    <w:p w14:paraId="70341787" w14:textId="77777777" w:rsidR="00F27976" w:rsidRDefault="00F27976" w:rsidP="003357A6">
      <w:pPr>
        <w:rPr>
          <w:ins w:id="74" w:author="Sandy Navarro" w:date="2026-10-29T21:55:00Z" w16du:dateUtc="2026-10-29T21:55:00Z"/>
        </w:rPr>
      </w:pPr>
      <w:ins w:id="75" w:author="Sandy Navarro" w:date="2026-10-29T21:54:00Z" w16du:dateUtc="2026-10-29T21:54:00Z">
        <w:r>
          <w:t>In the restaurant industry, infor</w:t>
        </w:r>
      </w:ins>
      <w:ins w:id="76" w:author="Sandy Navarro" w:date="2026-10-29T21:55:00Z" w16du:dateUtc="2026-10-29T21:55:00Z">
        <w:r>
          <w:t>mation about spending and transactions can be useful for understanding how the market changes over time and across different areas.</w:t>
        </w:r>
      </w:ins>
    </w:p>
    <w:p w14:paraId="205ADE29" w14:textId="3F35B7E5" w:rsidR="00F27976" w:rsidRDefault="00F27976" w:rsidP="003357A6">
      <w:pPr>
        <w:rPr>
          <w:ins w:id="77" w:author="Sandy Navarro" w:date="2026-10-29T21:58:00Z" w16du:dateUtc="2026-10-29T21:58:00Z"/>
        </w:rPr>
      </w:pPr>
      <w:ins w:id="78" w:author="Sandy Navarro" w:date="2026-10-29T21:56:00Z" w16du:dateUtc="2026-10-29T21:56:00Z">
        <w:r>
          <w:t>My objective with this project is to analyse data about the UK re</w:t>
        </w:r>
      </w:ins>
      <w:ins w:id="79" w:author="Sandy Navarro" w:date="2026-10-29T21:57:00Z" w16du:dateUtc="2026-10-29T21:57:00Z">
        <w:r>
          <w:t xml:space="preserve">staurant market from August 2019 to August 2024. I will use </w:t>
        </w:r>
      </w:ins>
      <w:ins w:id="80" w:author="Sandy Navarro" w:date="2026-10-29T22:24:00Z" w16du:dateUtc="2026-10-29T22:24:00Z">
        <w:r w:rsidR="00164D78">
          <w:t>Python</w:t>
        </w:r>
      </w:ins>
      <w:ins w:id="81" w:author="Sandy Navarro" w:date="2026-10-29T21:57:00Z" w16du:dateUtc="2026-10-29T21:57:00Z">
        <w:r>
          <w:t xml:space="preserve"> to explore the d</w:t>
        </w:r>
      </w:ins>
      <w:ins w:id="82" w:author="Sandy Navarro" w:date="2026-10-29T21:58:00Z" w16du:dateUtc="2026-10-29T21:58:00Z">
        <w:r>
          <w:t>a</w:t>
        </w:r>
      </w:ins>
      <w:ins w:id="83" w:author="Sandy Navarro" w:date="2026-10-29T21:57:00Z" w16du:dateUtc="2026-10-29T21:57:00Z">
        <w:r>
          <w:t xml:space="preserve">taset, calculate descriptive statistics and </w:t>
        </w:r>
      </w:ins>
      <w:ins w:id="84" w:author="Sandy Navarro" w:date="2026-10-29T21:58:00Z" w16du:dateUtc="2026-10-29T21:58:00Z">
        <w:r>
          <w:t>create graphs to present the results.</w:t>
        </w:r>
      </w:ins>
    </w:p>
    <w:p w14:paraId="0F86C361" w14:textId="7FBB9358" w:rsidR="00164D78" w:rsidRDefault="00164D78" w:rsidP="00164D78">
      <w:pPr>
        <w:rPr>
          <w:ins w:id="85" w:author="Sandy Navarro" w:date="2026-10-29T22:19:00Z" w16du:dateUtc="2026-10-29T22:19:00Z"/>
        </w:rPr>
        <w:pPrChange w:id="86" w:author="Sandy Navarro" w:date="2026-10-29T22:24:00Z" w16du:dateUtc="2026-10-29T22:24:00Z">
          <w:pPr>
            <w:pStyle w:val="Ttulo1"/>
          </w:pPr>
        </w:pPrChange>
      </w:pPr>
      <w:ins w:id="87" w:author="Sandy Navarro" w:date="2026-10-29T22:17:00Z" w16du:dateUtc="2026-10-29T22:17:00Z">
        <w:r>
          <w:t xml:space="preserve">The results will help to show how these statistical methods can be applied and whether they are suitable for the variables </w:t>
        </w:r>
      </w:ins>
      <w:ins w:id="88" w:author="Sandy Navarro" w:date="2026-10-29T22:18:00Z" w16du:dateUtc="2026-10-29T22:18:00Z">
        <w:r>
          <w:t>selected. The limitations of the data and the methods used will also be discussed.</w:t>
        </w:r>
        <w:r>
          <w:br w:type="page"/>
        </w:r>
      </w:ins>
      <w:ins w:id="89" w:author="Sandy Navarro" w:date="2026-10-29T22:19:00Z" w16du:dateUtc="2026-10-29T22:19:00Z">
        <w:r>
          <w:lastRenderedPageBreak/>
          <w:t>Data description.</w:t>
        </w:r>
      </w:ins>
    </w:p>
    <w:p w14:paraId="28B8FD1E" w14:textId="0314217C" w:rsidR="00164D78" w:rsidRDefault="00164D78" w:rsidP="00164D78">
      <w:pPr>
        <w:rPr>
          <w:ins w:id="90" w:author="Sandy Navarro" w:date="2026-10-29T22:19:00Z" w16du:dateUtc="2026-10-29T22:19:00Z"/>
          <w:b/>
          <w:bCs/>
        </w:rPr>
      </w:pPr>
      <w:ins w:id="91" w:author="Sandy Navarro" w:date="2026-10-29T22:19:00Z" w16du:dateUtc="2026-10-29T22:19:00Z">
        <w:r>
          <w:rPr>
            <w:b/>
            <w:bCs/>
          </w:rPr>
          <w:t>Data source.</w:t>
        </w:r>
      </w:ins>
    </w:p>
    <w:p w14:paraId="21A7A7E3" w14:textId="6E58EA77" w:rsidR="00164D78" w:rsidRDefault="00164D78" w:rsidP="00164D78">
      <w:pPr>
        <w:rPr>
          <w:ins w:id="92" w:author="Sandy Navarro" w:date="2026-10-29T22:22:00Z" w16du:dateUtc="2026-10-29T22:22:00Z"/>
        </w:rPr>
      </w:pPr>
      <w:ins w:id="93" w:author="Sandy Navarro" w:date="2026-10-29T22:19:00Z" w16du:dateUtc="2026-10-29T22:19:00Z">
        <w:r>
          <w:t>The data set used in this project is calle</w:t>
        </w:r>
      </w:ins>
      <w:ins w:id="94" w:author="Sandy Navarro" w:date="2026-10-29T22:20:00Z" w16du:dateUtc="2026-10-29T22:20:00Z">
        <w:r>
          <w:t xml:space="preserve">d </w:t>
        </w:r>
        <w:r>
          <w:rPr>
            <w:i/>
            <w:iCs/>
          </w:rPr>
          <w:t xml:space="preserve">Local retail market estimates: restaurants, UK, monthly, August 2019 </w:t>
        </w:r>
      </w:ins>
      <w:ins w:id="95" w:author="Sandy Navarro" w:date="2026-10-29T22:21:00Z" w16du:dateUtc="2026-10-29T22:21:00Z">
        <w:r>
          <w:rPr>
            <w:i/>
            <w:iCs/>
          </w:rPr>
          <w:t xml:space="preserve">to August 2024. </w:t>
        </w:r>
        <w:r>
          <w:t xml:space="preserve">It was </w:t>
        </w:r>
      </w:ins>
      <w:ins w:id="96" w:author="Sandy Navarro" w:date="2026-10-29T22:23:00Z" w16du:dateUtc="2026-10-29T22:23:00Z">
        <w:r>
          <w:t>obtained</w:t>
        </w:r>
      </w:ins>
      <w:ins w:id="97" w:author="Sandy Navarro" w:date="2026-10-29T22:21:00Z" w16du:dateUtc="2026-10-29T22:21:00Z">
        <w:r>
          <w:t xml:space="preserve"> from the UK Government’s website.</w:t>
        </w:r>
      </w:ins>
    </w:p>
    <w:p w14:paraId="5D136F10" w14:textId="481B0015" w:rsidR="00164D78" w:rsidRDefault="00164D78" w:rsidP="00164D78">
      <w:pPr>
        <w:rPr>
          <w:ins w:id="98" w:author="Sandy Navarro" w:date="2026-10-29T22:23:00Z" w16du:dateUtc="2026-10-29T22:23:00Z"/>
        </w:rPr>
      </w:pPr>
      <w:ins w:id="99" w:author="Sandy Navarro" w:date="2026-10-29T22:22:00Z" w16du:dateUtc="2026-10-29T22:22:00Z">
        <w:r>
          <w:t>The dataset contains information about restaurant market activity in different geographical areas over time. I</w:t>
        </w:r>
      </w:ins>
      <w:ins w:id="100" w:author="Sandy Navarro" w:date="2026-10-29T22:23:00Z" w16du:dateUtc="2026-10-29T22:23:00Z">
        <w:r>
          <w:t>t includes estimates related to spending, transactions and cardholders.</w:t>
        </w:r>
      </w:ins>
    </w:p>
    <w:p w14:paraId="2FCCB848" w14:textId="78196FAB" w:rsidR="00164D78" w:rsidRDefault="00164D78" w:rsidP="00164D78">
      <w:pPr>
        <w:rPr>
          <w:ins w:id="101" w:author="Sandy Navarro" w:date="2026-10-29T22:23:00Z" w16du:dateUtc="2026-10-29T22:23:00Z"/>
          <w:b/>
          <w:bCs/>
        </w:rPr>
      </w:pPr>
      <w:ins w:id="102" w:author="Sandy Navarro" w:date="2026-10-29T22:23:00Z" w16du:dateUtc="2026-10-29T22:23:00Z">
        <w:r>
          <w:rPr>
            <w:b/>
            <w:bCs/>
          </w:rPr>
          <w:t>Variables in the dataset.</w:t>
        </w:r>
      </w:ins>
    </w:p>
    <w:p w14:paraId="10FDED4E" w14:textId="77777777" w:rsidR="00164D78" w:rsidRDefault="00164D78" w:rsidP="00164D78">
      <w:pPr>
        <w:rPr>
          <w:ins w:id="103" w:author="Sandy Navarro" w:date="2026-10-29T22:25:00Z" w16du:dateUtc="2026-10-29T22:25:00Z"/>
        </w:rPr>
      </w:pPr>
      <w:ins w:id="104" w:author="Sandy Navarro" w:date="2026-10-29T22:24:00Z" w16du:dateUtc="2026-10-29T22:24:00Z">
        <w:r>
          <w:t>After loading the CSV file into Python using Pa</w:t>
        </w:r>
      </w:ins>
      <w:ins w:id="105" w:author="Sandy Navarro" w:date="2026-10-29T22:25:00Z" w16du:dateUtc="2026-10-29T22:25:00Z">
        <w:r>
          <w:t>n</w:t>
        </w:r>
      </w:ins>
      <w:ins w:id="106" w:author="Sandy Navarro" w:date="2026-10-29T22:24:00Z" w16du:dateUtc="2026-10-29T22:24:00Z">
        <w:r>
          <w:t>das, the dataset w</w:t>
        </w:r>
      </w:ins>
      <w:ins w:id="107" w:author="Sandy Navarro" w:date="2026-10-29T22:25:00Z" w16du:dateUtc="2026-10-29T22:25:00Z">
        <w:r>
          <w:t>as found to contain 566,303 rows and 8 columns.</w:t>
        </w:r>
      </w:ins>
    </w:p>
    <w:p w14:paraId="0F46BBBA" w14:textId="77777777" w:rsidR="00164D78" w:rsidRDefault="00164D78" w:rsidP="00164D78">
      <w:pPr>
        <w:rPr>
          <w:ins w:id="108" w:author="Sandy Navarro" w:date="2026-10-29T22:26:00Z" w16du:dateUtc="2026-10-29T22:26:00Z"/>
        </w:rPr>
      </w:pPr>
      <w:ins w:id="109" w:author="Sandy Navarro" w:date="2026-10-29T22:25:00Z" w16du:dateUtc="2026-10-29T22:25:00Z">
        <w:r>
          <w:t>The columns inclu</w:t>
        </w:r>
      </w:ins>
      <w:ins w:id="110" w:author="Sandy Navarro" w:date="2026-10-29T22:26:00Z" w16du:dateUtc="2026-10-29T22:26:00Z">
        <w:r>
          <w:t>de the geographical location, the cluster group, the month, the market category, and three numerical variables.</w:t>
        </w:r>
      </w:ins>
    </w:p>
    <w:p w14:paraId="7254C6AE" w14:textId="3BECDA17" w:rsidR="00164D78" w:rsidRDefault="00164D78" w:rsidP="00164D78">
      <w:pPr>
        <w:rPr>
          <w:ins w:id="111" w:author="Sandy Navarro" w:date="2026-10-29T22:28:00Z" w16du:dateUtc="2026-10-29T22:28:00Z"/>
        </w:rPr>
      </w:pPr>
      <w:ins w:id="112" w:author="Sandy Navarro" w:date="2026-10-29T22:26:00Z" w16du:dateUtc="2026-10-29T22:26:00Z">
        <w:r>
          <w:t>These numerical var</w:t>
        </w:r>
      </w:ins>
      <w:ins w:id="113" w:author="Sandy Navarro" w:date="2026-10-29T22:27:00Z" w16du:dateUtc="2026-10-29T22:27:00Z">
        <w:r>
          <w:t>i</w:t>
        </w:r>
      </w:ins>
      <w:ins w:id="114" w:author="Sandy Navarro" w:date="2026-10-29T22:26:00Z" w16du:dateUtc="2026-10-29T22:26:00Z">
        <w:r>
          <w:t>ab</w:t>
        </w:r>
      </w:ins>
      <w:ins w:id="115" w:author="Sandy Navarro" w:date="2026-10-29T22:27:00Z" w16du:dateUtc="2026-10-29T22:27:00Z">
        <w:r>
          <w:t>l</w:t>
        </w:r>
      </w:ins>
      <w:ins w:id="116" w:author="Sandy Navarro" w:date="2026-10-29T22:26:00Z" w16du:dateUtc="2026-10-29T22:26:00Z">
        <w:r>
          <w:t>es will be useful for</w:t>
        </w:r>
      </w:ins>
      <w:ins w:id="117" w:author="Sandy Navarro" w:date="2026-10-29T22:27:00Z" w16du:dateUtc="2026-10-29T22:27:00Z">
        <w:r>
          <w:t xml:space="preserve"> the statistical analysis because they allow us to examine differences in market indicators. The categorical </w:t>
        </w:r>
        <w:r w:rsidR="00FB4349">
          <w:t xml:space="preserve">variables </w:t>
        </w:r>
      </w:ins>
      <w:ins w:id="118" w:author="Sandy Navarro" w:date="2026-10-29T22:28:00Z" w16du:dateUtc="2026-10-29T22:28:00Z">
        <w:r w:rsidR="00FB4349">
          <w:t>can help us explore differences between geographical areas and groups.</w:t>
        </w:r>
      </w:ins>
    </w:p>
    <w:p w14:paraId="32F0EF5D" w14:textId="359D38AC" w:rsidR="00FB4349" w:rsidRDefault="00FB4349" w:rsidP="00164D78">
      <w:pPr>
        <w:rPr>
          <w:ins w:id="119" w:author="Sandy Navarro" w:date="2026-10-29T22:29:00Z" w16du:dateUtc="2026-10-29T22:29:00Z"/>
        </w:rPr>
      </w:pPr>
      <w:ins w:id="120" w:author="Sandy Navarro" w:date="2026-10-29T22:28:00Z" w16du:dateUtc="2026-10-29T22:28:00Z">
        <w:r>
          <w:t>The month colu</w:t>
        </w:r>
      </w:ins>
      <w:ins w:id="121" w:author="Sandy Navarro" w:date="2026-10-29T22:29:00Z" w16du:dateUtc="2026-10-29T22:29:00Z">
        <w:r>
          <w:t>mn will also need to be prepared so that change over time can be examined more easily.</w:t>
        </w:r>
      </w:ins>
    </w:p>
    <w:p w14:paraId="5AF7500C" w14:textId="77777777" w:rsidR="00FB4349" w:rsidRPr="00164D78" w:rsidRDefault="00FB4349" w:rsidP="00164D78">
      <w:pPr>
        <w:rPr>
          <w:ins w:id="122" w:author="Sandy Navarro" w:date="2026-10-29T22:23:00Z" w16du:dateUtc="2026-10-29T22:23:00Z"/>
        </w:rPr>
      </w:pPr>
    </w:p>
    <w:p w14:paraId="1FE0470E" w14:textId="77777777" w:rsidR="00164D78" w:rsidRDefault="00164D78" w:rsidP="00164D78">
      <w:pPr>
        <w:rPr>
          <w:ins w:id="123" w:author="Sandy Navarro" w:date="2026-10-29T22:21:00Z" w16du:dateUtc="2026-10-29T22:21:00Z"/>
        </w:rPr>
      </w:pPr>
    </w:p>
    <w:p w14:paraId="7B797398" w14:textId="77777777" w:rsidR="00164D78" w:rsidRPr="00164D78" w:rsidRDefault="00164D78" w:rsidP="00164D78">
      <w:pPr>
        <w:rPr>
          <w:ins w:id="124" w:author="Sandy Navarro" w:date="2026-10-29T21:51:00Z" w16du:dateUtc="2026-10-29T21:51:00Z"/>
        </w:rPr>
        <w:pPrChange w:id="125" w:author="Sandy Navarro" w:date="2026-10-29T22:19:00Z" w16du:dateUtc="2026-10-29T22:19:00Z">
          <w:pPr>
            <w:tabs>
              <w:tab w:val="left" w:pos="3360"/>
            </w:tabs>
          </w:pPr>
        </w:pPrChange>
      </w:pPr>
    </w:p>
    <w:p w14:paraId="58A43122" w14:textId="77777777" w:rsidR="003357A6" w:rsidRPr="003357A6" w:rsidRDefault="003357A6" w:rsidP="003357A6">
      <w:pPr>
        <w:tabs>
          <w:tab w:val="left" w:pos="3360"/>
        </w:tabs>
        <w:pPrChange w:id="126" w:author="Sandy Navarro" w:date="2026-10-29T21:47:00Z" w16du:dateUtc="2026-10-29T21:47:00Z">
          <w:pPr/>
        </w:pPrChange>
      </w:pPr>
    </w:p>
    <w:sectPr w:rsidR="003357A6" w:rsidRPr="003357A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6B776" w14:textId="77777777" w:rsidR="009748D5" w:rsidRDefault="009748D5">
      <w:pPr>
        <w:spacing w:after="0" w:line="240" w:lineRule="auto"/>
      </w:pPr>
      <w:r>
        <w:separator/>
      </w:r>
    </w:p>
  </w:endnote>
  <w:endnote w:type="continuationSeparator" w:id="0">
    <w:p w14:paraId="4544427A" w14:textId="77777777" w:rsidR="009748D5" w:rsidRDefault="00974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EA6330-5FB2-44FE-8C59-19A6DFA1A613}"/>
    <w:embedBold r:id="rId2" w:fontKey="{9B1AB506-5D01-4AA9-94CD-0AFF94A615CD}"/>
    <w:embedItalic r:id="rId3" w:fontKey="{6088A4B8-AFCF-48AB-AE27-0F286E72129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14D830F-5B89-46BE-B7C6-6C82D0DDFD77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5" w:fontKey="{0D592669-E3F4-4BA0-B28D-484758CFA8D4}"/>
    <w:embedBold r:id="rId6" w:fontKey="{D7310DA5-C48F-4A3A-B9A5-4070B2231B4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D147ED03-C4E9-44ED-AA68-7AEA1D1BECB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B1CE9" w14:textId="77777777" w:rsidR="009748D5" w:rsidRDefault="009748D5">
      <w:pPr>
        <w:spacing w:after="0" w:line="240" w:lineRule="auto"/>
      </w:pPr>
      <w:r>
        <w:separator/>
      </w:r>
    </w:p>
  </w:footnote>
  <w:footnote w:type="continuationSeparator" w:id="0">
    <w:p w14:paraId="79C0FC55" w14:textId="77777777" w:rsidR="009748D5" w:rsidRDefault="009748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7761"/>
    <w:multiLevelType w:val="multilevel"/>
    <w:tmpl w:val="32F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C7BB4"/>
    <w:multiLevelType w:val="hybridMultilevel"/>
    <w:tmpl w:val="1A0CB90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54198"/>
    <w:multiLevelType w:val="hybridMultilevel"/>
    <w:tmpl w:val="9D487BE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07B77"/>
    <w:multiLevelType w:val="multilevel"/>
    <w:tmpl w:val="CDD2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573C9"/>
    <w:multiLevelType w:val="multilevel"/>
    <w:tmpl w:val="57D2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90A53"/>
    <w:multiLevelType w:val="multilevel"/>
    <w:tmpl w:val="9EA2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073450">
    <w:abstractNumId w:val="2"/>
  </w:num>
  <w:num w:numId="2" w16cid:durableId="800072569">
    <w:abstractNumId w:val="1"/>
  </w:num>
  <w:num w:numId="3" w16cid:durableId="728696014">
    <w:abstractNumId w:val="4"/>
  </w:num>
  <w:num w:numId="4" w16cid:durableId="1057824889">
    <w:abstractNumId w:val="0"/>
  </w:num>
  <w:num w:numId="5" w16cid:durableId="716047706">
    <w:abstractNumId w:val="5"/>
  </w:num>
  <w:num w:numId="6" w16cid:durableId="72032500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ndy Navarro">
    <w15:presenceInfo w15:providerId="Windows Live" w15:userId="7e0aabf53e2599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84F"/>
    <w:rsid w:val="00164D78"/>
    <w:rsid w:val="0024408F"/>
    <w:rsid w:val="00271667"/>
    <w:rsid w:val="003357A6"/>
    <w:rsid w:val="003E1F7C"/>
    <w:rsid w:val="004D5558"/>
    <w:rsid w:val="004F5038"/>
    <w:rsid w:val="0051184F"/>
    <w:rsid w:val="005E223A"/>
    <w:rsid w:val="00640F17"/>
    <w:rsid w:val="008352D6"/>
    <w:rsid w:val="00874574"/>
    <w:rsid w:val="00891F35"/>
    <w:rsid w:val="00912193"/>
    <w:rsid w:val="009748D5"/>
    <w:rsid w:val="009E1379"/>
    <w:rsid w:val="00A034FB"/>
    <w:rsid w:val="00C0515F"/>
    <w:rsid w:val="00DA61F3"/>
    <w:rsid w:val="00DB4F8F"/>
    <w:rsid w:val="00E50787"/>
    <w:rsid w:val="00E73B14"/>
    <w:rsid w:val="00F27976"/>
    <w:rsid w:val="00FB4349"/>
    <w:rsid w:val="00FD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E9521"/>
  <w15:docId w15:val="{7A547A0E-EF38-4FE9-A45A-EE2F01A6A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E" w:eastAsia="en-I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722"/>
  </w:style>
  <w:style w:type="paragraph" w:styleId="Ttulo1">
    <w:name w:val="heading 1"/>
    <w:basedOn w:val="Ttulo"/>
    <w:next w:val="Normal"/>
    <w:link w:val="Ttulo1Car"/>
    <w:uiPriority w:val="9"/>
    <w:qFormat/>
    <w:rsid w:val="00E60722"/>
    <w:pPr>
      <w:keepNext/>
      <w:keepLines/>
      <w:spacing w:before="360"/>
      <w:outlineLvl w:val="0"/>
    </w:pPr>
    <w:rPr>
      <w:rFonts w:ascii="Calibri" w:hAnsi="Calibri"/>
      <w:color w:val="3A3A3A" w:themeColor="background2" w:themeShade="40"/>
      <w:sz w:val="40"/>
      <w:szCs w:val="40"/>
    </w:rPr>
  </w:style>
  <w:style w:type="paragraph" w:styleId="Ttulo2">
    <w:name w:val="heading 2"/>
    <w:basedOn w:val="Ttulo"/>
    <w:next w:val="Normal"/>
    <w:link w:val="Ttulo2Car"/>
    <w:uiPriority w:val="9"/>
    <w:unhideWhenUsed/>
    <w:qFormat/>
    <w:rsid w:val="00E60722"/>
    <w:pPr>
      <w:keepNext/>
      <w:keepLines/>
      <w:spacing w:before="160"/>
      <w:outlineLvl w:val="1"/>
    </w:pPr>
    <w:rPr>
      <w:rFonts w:ascii="Calibri" w:hAnsi="Calibri"/>
      <w:color w:val="3A3A3A" w:themeColor="background2" w:themeShade="40"/>
      <w:sz w:val="32"/>
      <w:szCs w:val="32"/>
    </w:rPr>
  </w:style>
  <w:style w:type="paragraph" w:styleId="Ttulo3">
    <w:name w:val="heading 3"/>
    <w:basedOn w:val="Ttulo"/>
    <w:next w:val="Normal"/>
    <w:link w:val="Ttulo3Car"/>
    <w:uiPriority w:val="9"/>
    <w:unhideWhenUsed/>
    <w:qFormat/>
    <w:rsid w:val="00E60722"/>
    <w:pPr>
      <w:keepNext/>
      <w:keepLines/>
      <w:spacing w:before="160"/>
      <w:outlineLvl w:val="2"/>
    </w:pPr>
    <w:rPr>
      <w:rFonts w:ascii="Calibri" w:hAnsi="Calibri"/>
      <w:color w:val="3A3A3A" w:themeColor="background2" w:themeShade="40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0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0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0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0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0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0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60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61EDD"/>
    <w:rPr>
      <w:rFonts w:ascii="Calibri" w:eastAsiaTheme="majorEastAsia" w:hAnsi="Calibri" w:cstheme="majorBidi"/>
      <w:color w:val="3A3A3A" w:themeColor="background2" w:themeShade="40"/>
      <w:spacing w:val="-10"/>
      <w:kern w:val="28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07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07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07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07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07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0722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E6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0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0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07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07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07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0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07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072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60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0722"/>
  </w:style>
  <w:style w:type="paragraph" w:styleId="Piedepgina">
    <w:name w:val="footer"/>
    <w:basedOn w:val="Normal"/>
    <w:link w:val="PiedepginaCar"/>
    <w:uiPriority w:val="99"/>
    <w:unhideWhenUsed/>
    <w:rsid w:val="00E60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0722"/>
  </w:style>
  <w:style w:type="character" w:styleId="Referenciasutil">
    <w:name w:val="Subtle Reference"/>
    <w:basedOn w:val="Fuentedeprrafopredeter"/>
    <w:uiPriority w:val="31"/>
    <w:qFormat/>
    <w:rsid w:val="00E60722"/>
    <w:rPr>
      <w:smallCaps/>
      <w:color w:val="5A5A5A" w:themeColor="text1" w:themeTint="A5"/>
    </w:rPr>
  </w:style>
  <w:style w:type="paragraph" w:styleId="TtuloTDC">
    <w:name w:val="TOC Heading"/>
    <w:basedOn w:val="Ttulo1"/>
    <w:next w:val="Normal"/>
    <w:uiPriority w:val="39"/>
    <w:unhideWhenUsed/>
    <w:qFormat/>
    <w:rsid w:val="00E60722"/>
    <w:pPr>
      <w:spacing w:before="240" w:after="0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E607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072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60722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E60722"/>
    <w:rPr>
      <w:color w:val="467886" w:themeColor="hyperlink"/>
      <w:u w:val="single"/>
    </w:rPr>
  </w:style>
  <w:style w:type="paragraph" w:styleId="Sinespaciado">
    <w:name w:val="No Spacing"/>
    <w:link w:val="SinespaciadoCar"/>
    <w:uiPriority w:val="1"/>
    <w:qFormat/>
    <w:rsid w:val="00E60722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90C88"/>
    <w:rPr>
      <w:rFonts w:ascii="Calibri" w:hAnsi="Calibri"/>
    </w:rPr>
  </w:style>
  <w:style w:type="table" w:styleId="Tablaconcuadrcula">
    <w:name w:val="Table Grid"/>
    <w:basedOn w:val="Tablanormal"/>
    <w:uiPriority w:val="39"/>
    <w:rsid w:val="00A57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95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Revisin">
    <w:name w:val="Revision"/>
    <w:hidden/>
    <w:uiPriority w:val="99"/>
    <w:semiHidden/>
    <w:rsid w:val="00A034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1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CA7052A48FB44E8BAE44044031FC77" ma:contentTypeVersion="5" ma:contentTypeDescription="Create a new document." ma:contentTypeScope="" ma:versionID="72110da391d7bf7bbbd9879cda66318c">
  <xsd:schema xmlns:xsd="http://www.w3.org/2001/XMLSchema" xmlns:xs="http://www.w3.org/2001/XMLSchema" xmlns:p="http://schemas.microsoft.com/office/2006/metadata/properties" xmlns:ns3="b16a9495-4dfd-42d3-807b-98cb11f03b43" targetNamespace="http://schemas.microsoft.com/office/2006/metadata/properties" ma:root="true" ma:fieldsID="65d4c4ab10123b5e2192ffab3149626d" ns3:_="">
    <xsd:import namespace="b16a9495-4dfd-42d3-807b-98cb11f03b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6a9495-4dfd-42d3-807b-98cb11f03b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hlgh2pzFvkmpnhkVaeODs3Wnuw==">CgMxLjAyCGguZ2pkZ3hzMgloLjMwajB6bGwyCWguMWZvYjl0ZTIJaC4zem55c2g3MgloLjJldDkycDAyDmgua2ZranMzcndsMmMxOAByITF6bEVRVXYyWkdtTjZWemdfYk5uaGpmb0x1c2hhYUo3dw==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6a9495-4dfd-42d3-807b-98cb11f03b43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C61161-19E4-4D42-A5DA-EC591AFE0A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D39011-2B34-4226-8638-59B13D863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6a9495-4dfd-42d3-807b-98cb11f03b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D51EB97A-8C7A-4EE1-A3AD-E57FDBFA6BEE}">
  <ds:schemaRefs>
    <ds:schemaRef ds:uri="http://schemas.microsoft.com/office/2006/metadata/properties"/>
    <ds:schemaRef ds:uri="http://schemas.microsoft.com/office/infopath/2007/PartnerControls"/>
    <ds:schemaRef ds:uri="b16a9495-4dfd-42d3-807b-98cb11f03b43"/>
  </ds:schemaRefs>
</ds:datastoreItem>
</file>

<file path=customXml/itemProps5.xml><?xml version="1.0" encoding="utf-8"?>
<ds:datastoreItem xmlns:ds="http://schemas.openxmlformats.org/officeDocument/2006/customXml" ds:itemID="{AD64260C-1345-4C21-A804-B9FBE7B914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388</Words>
  <Characters>2177</Characters>
  <Application>Microsoft Office Word</Application>
  <DocSecurity>0</DocSecurity>
  <Lines>83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 Zorzi</dc:creator>
  <cp:lastModifiedBy>Sandy Navarro</cp:lastModifiedBy>
  <cp:revision>2</cp:revision>
  <dcterms:created xsi:type="dcterms:W3CDTF">2026-10-29T22:31:00Z</dcterms:created>
  <dcterms:modified xsi:type="dcterms:W3CDTF">2026-10-29T22:31:00Z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9392f05823f65d13690dc4fb6817483613663138ac52bbed524e9b6627c257fb</vt:lpwstr>
  </property>
  <property fmtid="{D5CDD505-2E9C-101B-9397-08002B2CF9AE}" pid="3" name="ContentTypeId">
    <vt:lpwstr>0x01010091CA7052A48FB44E8BAE44044031FC77</vt:lpwstr>
  </property>
</Properties>
</file>